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5562" w14:textId="77777777" w:rsidR="00C071AA" w:rsidRDefault="00486B41">
      <w:pPr>
        <w:jc w:val="center"/>
      </w:pPr>
      <w:r>
        <w:rPr>
          <w:b/>
          <w:bCs/>
          <w:sz w:val="24"/>
          <w:szCs w:val="24"/>
        </w:rPr>
        <w:t>Processo SEI 6011.2026/0000303-0</w:t>
      </w:r>
    </w:p>
    <w:p w14:paraId="17FC5563" w14:textId="77777777" w:rsidR="00C071AA" w:rsidRDefault="00486B41">
      <w:pPr>
        <w:jc w:val="center"/>
      </w:pPr>
      <w:r>
        <w:rPr>
          <w:b/>
          <w:bCs/>
          <w:sz w:val="24"/>
          <w:szCs w:val="24"/>
        </w:rPr>
        <w:t>Integração de Benefícios e Jornada do Cidadão</w:t>
      </w:r>
    </w:p>
    <w:p w14:paraId="17FC5564" w14:textId="77777777" w:rsidR="00C071AA" w:rsidRDefault="00486B41">
      <w:pPr>
        <w:pBdr>
          <w:bottom w:val="single" w:sz="6" w:space="4" w:color="999999"/>
        </w:pBdr>
        <w:spacing w:after="200"/>
        <w:jc w:val="center"/>
      </w:pPr>
      <w:r>
        <w:rPr>
          <w:i/>
          <w:iCs/>
          <w:color w:val="595959"/>
          <w:sz w:val="18"/>
          <w:szCs w:val="18"/>
        </w:rPr>
        <w:t>Ficha consolidada para despacho/reunião com Secretário e Prefeito - sem texto de encaminhamento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071AA" w14:paraId="17FC5567" w14:textId="77777777">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65" w14:textId="77777777" w:rsidR="00C071AA" w:rsidRDefault="00486B41">
            <w:r>
              <w:rPr>
                <w:b/>
                <w:bCs/>
                <w:sz w:val="18"/>
                <w:szCs w:val="18"/>
              </w:rPr>
              <w:t>Item</w:t>
            </w:r>
          </w:p>
        </w:tc>
        <w:tc>
          <w:tcPr>
            <w:tcW w:w="61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66" w14:textId="77777777" w:rsidR="00C071AA" w:rsidRDefault="00486B41">
            <w:r>
              <w:rPr>
                <w:b/>
                <w:bCs/>
                <w:sz w:val="18"/>
                <w:szCs w:val="18"/>
              </w:rPr>
              <w:t>Dado consolidado</w:t>
            </w:r>
          </w:p>
        </w:tc>
      </w:tr>
      <w:tr w:rsidR="00C071AA" w14:paraId="17FC556A"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68" w14:textId="77777777" w:rsidR="00C071AA" w:rsidRDefault="00486B41">
            <w:r>
              <w:rPr>
                <w:b/>
                <w:bCs/>
                <w:sz w:val="18"/>
                <w:szCs w:val="18"/>
              </w:rPr>
              <w:t>Objeto</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69" w14:textId="33FD6739" w:rsidR="00C071AA" w:rsidRDefault="00486B41">
            <w:pPr>
              <w:jc w:val="both"/>
            </w:pPr>
            <w:r>
              <w:rPr>
                <w:sz w:val="18"/>
                <w:szCs w:val="18"/>
              </w:rPr>
              <w:t xml:space="preserve">Contratação da PRODAM-SP S/A para desenvolvimento e implantação de solução de infraestrutura de consolidação de dados e interoperabilidade, destinada à integração de </w:t>
            </w:r>
            <w:del w:id="9500" w:author="SGM/SEPE" w:date="2026-06-25T00:00:00Z">
              <w:r>
                <w:delText xml:space="preserve">dados</w:delText>
              </w:r>
            </w:del>
            <w:ins w:id="9501" w:author="SGM/SEPE" w:date="2026-06-25T00:00:00Z">
              <w:r>
                <w:t xml:space="preserve">benefícios e serviços sociais</w:t>
              </w:r>
            </w:ins>
            <w:r>
              <w:t xml:space="preserve"> e à visualização da Jornada do Cidadão, sob coordenação da SGM/SEPE.</w:t>
            </w:r>
          </w:p>
        </w:tc>
      </w:tr>
      <w:tr w:rsidR="00C071AA" w14:paraId="17FC556D" w14:textId="77777777">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6B" w14:textId="77777777" w:rsidR="00C071AA" w:rsidRDefault="00486B41">
            <w:r>
              <w:rPr>
                <w:b/>
                <w:bCs/>
                <w:sz w:val="18"/>
                <w:szCs w:val="18"/>
              </w:rPr>
              <w:t>Natureza da solução</w:t>
            </w:r>
          </w:p>
        </w:tc>
        <w:tc>
          <w:tcPr>
            <w:tcW w:w="6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6C" w14:textId="77777777" w:rsidR="00C071AA" w:rsidRDefault="00486B41">
            <w:pPr>
              <w:jc w:val="both"/>
            </w:pPr>
            <w:r>
              <w:rPr>
                <w:sz w:val="18"/>
                <w:szCs w:val="18"/>
              </w:rPr>
              <w:t>Não substitui os sistemas existentes das Secretarias. Cria camada de integração, consolidação, APIs, painéis e governança sobre os sistemas atuais.</w:t>
            </w:r>
          </w:p>
        </w:tc>
      </w:tr>
      <w:tr w:rsidR="00C071AA" w14:paraId="17FC5570"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6E" w14:textId="77777777" w:rsidR="00C071AA" w:rsidRDefault="00486B41">
            <w:r>
              <w:rPr>
                <w:b/>
                <w:bCs/>
                <w:sz w:val="18"/>
                <w:szCs w:val="18"/>
              </w:rPr>
              <w:t>Valor atualizado</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6F" w14:textId="77777777" w:rsidR="00C071AA" w:rsidRDefault="00486B41">
            <w:pPr>
              <w:jc w:val="both"/>
            </w:pPr>
            <w:r>
              <w:rPr>
                <w:sz w:val="18"/>
                <w:szCs w:val="18"/>
              </w:rPr>
              <w:t>R$ 3.894.743,96, para execução em 18 meses.</w:t>
            </w:r>
          </w:p>
        </w:tc>
      </w:tr>
      <w:tr w:rsidR="00C071AA" w14:paraId="17FC5573" w14:textId="77777777">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71" w14:textId="77777777" w:rsidR="00C071AA" w:rsidRDefault="00486B41">
            <w:r>
              <w:rPr>
                <w:b/>
                <w:bCs/>
                <w:sz w:val="18"/>
                <w:szCs w:val="18"/>
              </w:rPr>
              <w:t>Valor inicial no ETP/Requisição</w:t>
            </w:r>
          </w:p>
        </w:tc>
        <w:tc>
          <w:tcPr>
            <w:tcW w:w="6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72" w14:textId="77777777" w:rsidR="00C071AA" w:rsidRDefault="00486B41">
            <w:pPr>
              <w:jc w:val="both"/>
            </w:pPr>
            <w:r>
              <w:rPr>
                <w:sz w:val="18"/>
                <w:szCs w:val="18"/>
              </w:rPr>
              <w:t>R$ 3.806.953,92, também para 18 meses.</w:t>
            </w:r>
          </w:p>
        </w:tc>
      </w:tr>
      <w:tr w:rsidR="00C071AA" w14:paraId="17FC5576"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74" w14:textId="77777777" w:rsidR="00C071AA" w:rsidRDefault="00486B41">
            <w:r>
              <w:rPr>
                <w:b/>
                <w:bCs/>
                <w:sz w:val="18"/>
                <w:szCs w:val="18"/>
              </w:rPr>
              <w:t>Prazo</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75" w14:textId="77777777" w:rsidR="00C071AA" w:rsidRDefault="00486B41">
            <w:pPr>
              <w:jc w:val="both"/>
            </w:pPr>
            <w:r>
              <w:rPr>
                <w:sz w:val="18"/>
                <w:szCs w:val="18"/>
              </w:rPr>
              <w:t>18 meses. Requisição indicava execução de 01/03/2026 a 01/09/2027.</w:t>
            </w:r>
          </w:p>
        </w:tc>
      </w:tr>
      <w:tr w:rsidR="00C071AA" w14:paraId="17FC5579" w14:textId="77777777">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77" w14:textId="77777777" w:rsidR="00C071AA" w:rsidRDefault="00486B41">
            <w:r>
              <w:rPr>
                <w:b/>
                <w:bCs/>
                <w:sz w:val="18"/>
                <w:szCs w:val="18"/>
              </w:rPr>
              <w:t>Fundamento indicado</w:t>
            </w:r>
          </w:p>
        </w:tc>
        <w:tc>
          <w:tcPr>
            <w:tcW w:w="6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78" w14:textId="77777777" w:rsidR="00C071AA" w:rsidRDefault="00486B41">
            <w:pPr>
              <w:jc w:val="both"/>
            </w:pPr>
            <w:r>
              <w:rPr>
                <w:sz w:val="18"/>
                <w:szCs w:val="18"/>
              </w:rPr>
              <w:t>Dispensa de licitação, art. 75, IX, da Lei Federal nº 14.133/2021, combinado com o Decreto Municipal nº 62.100/2022.</w:t>
            </w:r>
          </w:p>
        </w:tc>
      </w:tr>
    </w:tbl>
    <w:p w14:paraId="17FC557A" w14:textId="77777777" w:rsidR="00C071AA" w:rsidRDefault="00486B41">
      <w:pPr>
        <w:pStyle w:val="Ttulo2"/>
      </w:pPr>
      <w:r>
        <w:t>1. Justificativa estratégica</w:t>
      </w:r>
    </w:p>
    <w:p w14:paraId="17FC557B" w14:textId="40A5FEB2" w:rsidR="00C071AA" w:rsidRDefault="00486B41">
      <w:pPr>
        <w:spacing w:after="100"/>
        <w:jc w:val="both"/>
      </w:pPr>
      <w:r>
        <w:t>O processo registra que o Município administra milhões de beneficiários, distribuídos em diversas tipologias de benefícios, com movimentação anual de bilhões de reais. Os dados estão dispersos em múltiplos sistemas, sem integração nativa e com baixa interoperabilidade.</w:t>
      </w:r>
    </w:p>
    <w:p w14:paraId="17FC557C" w14:textId="77777777" w:rsidR="00C071AA" w:rsidRDefault="00486B41">
      <w:pPr>
        <w:spacing w:after="100"/>
        <w:jc w:val="both"/>
      </w:pPr>
      <w:r>
        <w:t>O objetivo é que pessoas em vulnerabilidade social (crianças, adolescentes, idosos, homens, mulheres, dentre outros) possam ter medidas de atendimento mais efetivas para sua saída qualificada.</w:t>
      </w:r>
    </w:p>
    <w:p>
      <w:pPr>
        <w:spacing w:after="100"/>
        <w:jc w:val="both"/>
        <w:rPr>
          <w:ins w:id="9520" w:author="SGM/SEPE" w:date="2026-06-25T00:00:00Z"/>
        </w:rPr>
      </w:pPr>
      <w:ins w:id="9521" w:author="SGM/SEPE" w:date="2026-06-25T00:00:00Z">
        <w:r>
          <w:t xml:space="preserve">Na prática, o sistema permitirá que profissionais da assistência social, da saúde e de demais áreas que atendem pessoas em vulnerabilidade visualizem, em uma única consulta, os benefícios e serviços que a pessoa atendida tem, teve ou poderia ter direito a acessar. Essa visão integrada da Jornada do Cidadão permite planejar melhor o atendimento, identificar oportunidades de apoio ainda não acessadas e direcionar esforços para que a pessoa supere sua situação de vulnerabilidade social, incluindo pessoas em situação de rua.</w:t>
        </w:r>
      </w:ins>
    </w:p>
    <w:p w14:paraId="17FC557D" w14:textId="77777777" w:rsidR="00C071AA" w:rsidRDefault="00486B41">
      <w:pPr>
        <w:pStyle w:val="PargrafodaLista"/>
        <w:numPr>
          <w:ilvl w:val="0"/>
          <w:numId w:val="2"/>
        </w:numPr>
        <w:spacing w:after="40"/>
      </w:pPr>
      <w:r>
        <w:t>reduzir duplicidade e inconsistência cadastral;</w:t>
      </w:r>
    </w:p>
    <w:p w14:paraId="17FC557E" w14:textId="1B6DD804" w:rsidR="00C071AA" w:rsidRDefault="00486B41">
      <w:pPr>
        <w:pStyle w:val="PargrafodaLista"/>
        <w:numPr>
          <w:ilvl w:val="0"/>
          <w:numId w:val="2"/>
        </w:numPr>
        <w:spacing w:after="40"/>
      </w:pPr>
      <w:r>
        <w:t>criar identificação única do cidadão;</w:t>
      </w:r>
    </w:p>
    <w:p w14:paraId="17FC557F" w14:textId="77777777" w:rsidR="00C071AA" w:rsidRDefault="00486B41">
      <w:pPr>
        <w:pStyle w:val="PargrafodaLista"/>
        <w:numPr>
          <w:ilvl w:val="0"/>
          <w:numId w:val="2"/>
        </w:numPr>
        <w:spacing w:after="40"/>
      </w:pPr>
      <w:r>
        <w:t>evitar coleta repetida dos mesmos dados em diferentes Secretarias;</w:t>
      </w:r>
    </w:p>
    <w:p w14:paraId="17FC5580" w14:textId="77777777" w:rsidR="00C071AA" w:rsidRDefault="00486B41">
      <w:pPr>
        <w:pStyle w:val="PargrafodaLista"/>
        <w:numPr>
          <w:ilvl w:val="0"/>
          <w:numId w:val="2"/>
        </w:numPr>
        <w:spacing w:after="40"/>
      </w:pPr>
      <w:r>
        <w:t xml:space="preserve">permitir visão integrada da</w:t>
      </w:r>
      <w:ins w:id="9550" w:author="SGM/SEPE" w:date="2026-06-26T00:00:00Z">
        <w:r>
          <w:t xml:space="preserve"> integração de benefícios e serviços na</w:t>
        </w:r>
      </w:ins>
      <w:r>
        <w:t xml:space="preserve"> Jornada do Cidadão;</w:t>
      </w:r>
    </w:p>
    <w:p w14:paraId="17FC5581" w14:textId="77777777" w:rsidR="00C071AA" w:rsidRDefault="00486B41">
      <w:pPr>
        <w:pStyle w:val="PargrafodaLista"/>
        <w:numPr>
          <w:ilvl w:val="0"/>
          <w:numId w:val="2"/>
        </w:numPr>
        <w:spacing w:after="40"/>
      </w:pPr>
      <w:r>
        <w:t>ampliar capacidade de análise territorial e preditiva;</w:t>
      </w:r>
    </w:p>
    <w:p w14:paraId="17FC5582" w14:textId="77777777" w:rsidR="00C071AA" w:rsidRDefault="00486B41">
      <w:pPr>
        <w:pStyle w:val="PargrafodaLista"/>
        <w:numPr>
          <w:ilvl w:val="0"/>
          <w:numId w:val="2"/>
        </w:numPr>
        <w:spacing w:after="40"/>
      </w:pPr>
      <w:r>
        <w:t>identificar elegibilidade cruzada para múltiplos benefícios.</w:t>
      </w:r>
    </w:p>
    <w:p w14:paraId="17FC5583" w14:textId="77777777" w:rsidR="00C071AA" w:rsidRDefault="00486B41">
      <w:pPr>
        <w:pStyle w:val="Ttulo2"/>
      </w:pPr>
      <w:r>
        <w:t>2. Reserva orçamentária e previsão financeira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071AA" w14:paraId="17FC5586" w14:textId="77777777">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84" w14:textId="77777777" w:rsidR="00C071AA" w:rsidRDefault="00486B41">
            <w:r>
              <w:rPr>
                <w:b/>
                <w:bCs/>
                <w:sz w:val="18"/>
                <w:szCs w:val="18"/>
              </w:rPr>
              <w:t>Item</w:t>
            </w:r>
          </w:p>
        </w:tc>
        <w:tc>
          <w:tcPr>
            <w:tcW w:w="61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85" w14:textId="77777777" w:rsidR="00C071AA" w:rsidRDefault="00486B41">
            <w:r>
              <w:rPr>
                <w:b/>
                <w:bCs/>
                <w:sz w:val="18"/>
                <w:szCs w:val="18"/>
              </w:rPr>
              <w:t>Informação</w:t>
            </w:r>
          </w:p>
        </w:tc>
      </w:tr>
      <w:tr w:rsidR="00C071AA" w14:paraId="17FC5589"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87" w14:textId="77777777" w:rsidR="00C071AA" w:rsidRDefault="00486B41">
            <w:r>
              <w:rPr>
                <w:b/>
                <w:bCs/>
                <w:sz w:val="18"/>
                <w:szCs w:val="18"/>
              </w:rPr>
              <w:t>Nota de Reserva</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88" w14:textId="77777777" w:rsidR="00C071AA" w:rsidRDefault="00486B41">
            <w:pPr>
              <w:jc w:val="both"/>
            </w:pPr>
            <w:r>
              <w:rPr>
                <w:sz w:val="18"/>
                <w:szCs w:val="18"/>
              </w:rPr>
              <w:t>Nota de Reserva nº 40.883/2026, emitida em 19/05/2026.</w:t>
            </w:r>
          </w:p>
        </w:tc>
      </w:tr>
      <w:tr w:rsidR="00C071AA" w14:paraId="17FC558C" w14:textId="77777777">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8A" w14:textId="77777777" w:rsidR="00C071AA" w:rsidRDefault="00486B41">
            <w:r>
              <w:rPr>
                <w:b/>
                <w:bCs/>
                <w:sz w:val="18"/>
                <w:szCs w:val="18"/>
              </w:rPr>
              <w:t>Valor reservado em 2026</w:t>
            </w:r>
          </w:p>
        </w:tc>
        <w:tc>
          <w:tcPr>
            <w:tcW w:w="6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8B" w14:textId="77777777" w:rsidR="00C071AA" w:rsidRDefault="00486B41">
            <w:pPr>
              <w:jc w:val="both"/>
            </w:pPr>
            <w:r>
              <w:rPr>
                <w:sz w:val="18"/>
                <w:szCs w:val="18"/>
              </w:rPr>
              <w:t>R$ 1.622.809,95.</w:t>
            </w:r>
          </w:p>
        </w:tc>
      </w:tr>
      <w:tr w:rsidR="00C071AA" w14:paraId="17FC558F"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8D" w14:textId="77777777" w:rsidR="00C071AA" w:rsidRDefault="00486B41">
            <w:r>
              <w:rPr>
                <w:b/>
                <w:bCs/>
                <w:sz w:val="18"/>
                <w:szCs w:val="18"/>
              </w:rPr>
              <w:t>Dotação</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8E" w14:textId="77777777" w:rsidR="00C071AA" w:rsidRDefault="00486B41">
            <w:pPr>
              <w:jc w:val="both"/>
            </w:pPr>
            <w:r>
              <w:rPr>
                <w:sz w:val="18"/>
                <w:szCs w:val="18"/>
              </w:rPr>
              <w:t>11.20.04.126.4001.2.171.33904000.00.1.500.9001.1.</w:t>
            </w:r>
          </w:p>
        </w:tc>
      </w:tr>
      <w:tr w:rsidR="00C071AA" w14:paraId="17FC5592" w14:textId="77777777">
        <w:tc>
          <w:tcPr>
            <w:tcW w:w="3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90" w14:textId="77777777" w:rsidR="00C071AA" w:rsidRDefault="00486B41">
            <w:r>
              <w:rPr>
                <w:b/>
                <w:bCs/>
                <w:sz w:val="18"/>
                <w:szCs w:val="18"/>
              </w:rPr>
              <w:t>Valor total da contratação</w:t>
            </w:r>
          </w:p>
        </w:tc>
        <w:tc>
          <w:tcPr>
            <w:tcW w:w="6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91" w14:textId="77777777" w:rsidR="00C071AA" w:rsidRDefault="00486B41">
            <w:pPr>
              <w:jc w:val="both"/>
            </w:pPr>
            <w:r>
              <w:rPr>
                <w:sz w:val="18"/>
                <w:szCs w:val="18"/>
              </w:rPr>
              <w:t>R$ 3.894.743,96.</w:t>
            </w:r>
          </w:p>
        </w:tc>
      </w:tr>
      <w:tr w:rsidR="00C071AA" w14:paraId="17FC5595" w14:textId="77777777">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93" w14:textId="77777777" w:rsidR="00C071AA" w:rsidRDefault="00486B41">
            <w:r>
              <w:rPr>
                <w:b/>
                <w:bCs/>
                <w:sz w:val="18"/>
                <w:szCs w:val="18"/>
              </w:rPr>
              <w:t>Cobertura plurianual</w:t>
            </w:r>
          </w:p>
        </w:tc>
        <w:tc>
          <w:tcPr>
            <w:tcW w:w="6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94" w14:textId="6004D0EA" w:rsidR="00C071AA" w:rsidRDefault="00486B41">
            <w:pPr>
              <w:jc w:val="both"/>
            </w:pPr>
            <w:r>
              <w:rPr>
                <w:sz w:val="18"/>
                <w:szCs w:val="18"/>
              </w:rPr>
              <w:t>Como a execução prevista é de 18 meses, há necessidade de confirmação da cobertura para exercícios subsequentes. O saldo remanescente para o exercício de 2027, no valor aproximado de R$ 2.271.934,01, será objeto de manifestação da SGM/CAF/DEOF quanto à compatibilidade com o PPA e a LDO vigentes, previamente à assinatura do contrato, nos termos do art. 105 da Lei Federal nº 14.133/2021. O contrato conterá cláusula condicionando sua vigência e execução à existência de dotação orçamentária suficiente em cada exercício financeiro.</w:t>
            </w:r>
          </w:p>
        </w:tc>
      </w:tr>
    </w:tbl>
    <w:p w14:paraId="17FC5596" w14:textId="77777777" w:rsidR="00C071AA" w:rsidRDefault="00486B41">
      <w:pPr>
        <w:spacing w:before="120" w:after="60"/>
      </w:pPr>
      <w:r>
        <w:rPr>
          <w:b/>
          <w:bCs/>
        </w:rPr>
        <w:t>Ponto orçamentário relevante</w:t>
      </w:r>
    </w:p>
    <w:p w14:paraId="17FC5597" w14:textId="33CF9B71" w:rsidR="00C071AA" w:rsidRDefault="00486B41">
      <w:pPr>
        <w:spacing w:after="100"/>
        <w:jc w:val="both"/>
      </w:pPr>
      <w:r>
        <w:t>Consta previsão de R$ 20.000.000,00 no PCA/planejamento, correspondente ao programa mais amplo de integração de dados da Administração Municipal, registrado no Documento de Formalização da Demanda nº 97/2025 e no PCA 2025 da SGM. A presente contratação (R$ 3.894.743,96) constitui a fase inicial estruturante e autônoma desse programa, não esgotando seu escopo total. O parcelamento encontra amparo no art. 40, §1º, da Lei Federal nº 14.133/2021, justificado pela maior maturidade dos dados de benefícios sociais, pela necessidade de validar a arquitetura técnica antes da expansão, e pela disponibilidade orçamentária no exercício corrente. As fases subsequentes do programa serão objeto de novas contratações com instrução processual própria.</w:t>
      </w:r>
    </w:p>
    <w:p w14:paraId="17FC5598" w14:textId="77777777" w:rsidR="00C071AA" w:rsidRDefault="00486B41">
      <w:pPr>
        <w:pStyle w:val="Ttulo2"/>
      </w:pPr>
      <w:r>
        <w:lastRenderedPageBreak/>
        <w:t>3. Entregas previstas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71AA" w14:paraId="17FC559B" w14:textId="77777777">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99" w14:textId="77777777" w:rsidR="00C071AA" w:rsidRDefault="00486B41">
            <w:r>
              <w:rPr>
                <w:b/>
                <w:bCs/>
                <w:sz w:val="18"/>
                <w:szCs w:val="18"/>
              </w:rPr>
              <w:t>Entrega</w:t>
            </w:r>
          </w:p>
        </w:tc>
        <w:tc>
          <w:tcPr>
            <w:tcW w:w="69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9A" w14:textId="77777777" w:rsidR="00C071AA" w:rsidRDefault="00486B41">
            <w:r>
              <w:rPr>
                <w:b/>
                <w:bCs/>
                <w:sz w:val="18"/>
                <w:szCs w:val="18"/>
              </w:rPr>
              <w:t>Descrição</w:t>
            </w:r>
          </w:p>
        </w:tc>
      </w:tr>
      <w:tr w:rsidR="00C071AA" w14:paraId="17FC559E"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9C" w14:textId="77777777" w:rsidR="00C071AA" w:rsidRDefault="00486B41">
            <w:r>
              <w:rPr>
                <w:b/>
                <w:bCs/>
                <w:sz w:val="18"/>
                <w:szCs w:val="18"/>
              </w:rPr>
              <w:t>Data Lake</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9D" w14:textId="77777777" w:rsidR="00C071AA" w:rsidRDefault="00486B41">
            <w:pPr>
              <w:jc w:val="both"/>
            </w:pPr>
            <w:r>
              <w:rPr>
                <w:sz w:val="18"/>
                <w:szCs w:val="18"/>
              </w:rPr>
              <w:t>Repositório central de dados, com arquitetura Medallion.</w:t>
            </w:r>
          </w:p>
        </w:tc>
      </w:tr>
      <w:tr w:rsidR="00C071AA" w14:paraId="17FC55A1"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9F" w14:textId="77777777" w:rsidR="00C071AA" w:rsidRDefault="00486B41">
            <w:r>
              <w:rPr>
                <w:b/>
                <w:bCs/>
                <w:sz w:val="18"/>
                <w:szCs w:val="18"/>
              </w:rPr>
              <w:t>Camada Bronze</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A0" w14:textId="77777777" w:rsidR="00C071AA" w:rsidRDefault="00486B41">
            <w:pPr>
              <w:jc w:val="both"/>
            </w:pPr>
            <w:r>
              <w:rPr>
                <w:sz w:val="18"/>
                <w:szCs w:val="18"/>
              </w:rPr>
              <w:t>Recebimento dos dados brutos das bases de origem.</w:t>
            </w:r>
          </w:p>
        </w:tc>
      </w:tr>
      <w:tr w:rsidR="00C071AA" w14:paraId="17FC55A4"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2" w14:textId="77777777" w:rsidR="00C071AA" w:rsidRDefault="00486B41">
            <w:r>
              <w:rPr>
                <w:b/>
                <w:bCs/>
                <w:sz w:val="18"/>
                <w:szCs w:val="18"/>
              </w:rPr>
              <w:t>Camada Prata</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3" w14:textId="77777777" w:rsidR="00C071AA" w:rsidRDefault="00486B41">
            <w:pPr>
              <w:jc w:val="both"/>
            </w:pPr>
            <w:r>
              <w:rPr>
                <w:sz w:val="18"/>
                <w:szCs w:val="18"/>
              </w:rPr>
              <w:t>Tratamento, limpeza, validação, padronização e deduplicação.</w:t>
            </w:r>
          </w:p>
        </w:tc>
      </w:tr>
      <w:tr w:rsidR="00C071AA" w14:paraId="17FC55A7"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A5" w14:textId="77777777" w:rsidR="00C071AA" w:rsidRDefault="00486B41">
            <w:r>
              <w:rPr>
                <w:b/>
                <w:bCs/>
                <w:sz w:val="18"/>
                <w:szCs w:val="18"/>
              </w:rPr>
              <w:t>Camada Ouro</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A6" w14:textId="77777777" w:rsidR="00C071AA" w:rsidRDefault="00486B41">
            <w:pPr>
              <w:jc w:val="both"/>
            </w:pPr>
            <w:r>
              <w:rPr>
                <w:sz w:val="18"/>
                <w:szCs w:val="18"/>
              </w:rPr>
              <w:t>Dados consolidados, integrados e prontos para consumo.</w:t>
            </w:r>
          </w:p>
        </w:tc>
      </w:tr>
      <w:tr w:rsidR="00C071AA" w14:paraId="17FC55AA"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8" w14:textId="3E8B103F" w:rsidR="00C071AA" w:rsidRDefault="00486B41">
            <w:r>
              <w:rPr>
                <w:b/>
                <w:bCs/>
                <w:sz w:val="18"/>
                <w:szCs w:val="18"/>
              </w:rPr>
              <w:t>Linkage por identificador único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9" w14:textId="77777777" w:rsidR="00C071AA" w:rsidRDefault="00486B41">
            <w:pPr>
              <w:jc w:val="both"/>
            </w:pPr>
            <w:r>
              <w:rPr>
                <w:sz w:val="18"/>
                <w:szCs w:val="18"/>
              </w:rPr>
              <w:t>Identificação única do cidadão nas diferentes bases.</w:t>
            </w:r>
          </w:p>
        </w:tc>
      </w:tr>
      <w:tr w:rsidR="00C071AA" w14:paraId="17FC55AD"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AB" w14:textId="77777777" w:rsidR="00C071AA" w:rsidRDefault="00486B41">
            <w:r>
              <w:rPr>
                <w:b/>
                <w:bCs/>
                <w:sz w:val="18"/>
                <w:szCs w:val="18"/>
              </w:rPr>
              <w:t>APIs documentadas</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AC" w14:textId="77777777" w:rsidR="00C071AA" w:rsidRDefault="00486B41">
            <w:pPr>
              <w:jc w:val="both"/>
            </w:pPr>
            <w:r>
              <w:rPr>
                <w:sz w:val="18"/>
                <w:szCs w:val="18"/>
              </w:rPr>
              <w:t>Interfaces para consulta e interoperabilidade entre sistemas.</w:t>
            </w:r>
          </w:p>
        </w:tc>
      </w:tr>
      <w:tr w:rsidR="00C071AA" w14:paraId="17FC55B0"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E" w14:textId="77777777" w:rsidR="00C071AA" w:rsidRDefault="00486B41">
            <w:r>
              <w:rPr>
                <w:b/>
                <w:bCs/>
                <w:sz w:val="18"/>
                <w:szCs w:val="18"/>
              </w:rPr>
              <w:t>Dashboards/BI</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AF" w14:textId="77777777" w:rsidR="00C071AA" w:rsidRDefault="00486B41">
            <w:pPr>
              <w:jc w:val="both"/>
            </w:pPr>
            <w:r>
              <w:rPr>
                <w:sz w:val="18"/>
                <w:szCs w:val="18"/>
              </w:rPr>
              <w:t>Painéis gerenciais para análise e tomada de decisão.</w:t>
            </w:r>
          </w:p>
        </w:tc>
      </w:tr>
      <w:tr w:rsidR="00C071AA" w14:paraId="17FC55B3"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B1" w14:textId="77777777" w:rsidR="00C071AA" w:rsidRDefault="00486B41">
            <w:r>
              <w:rPr>
                <w:b/>
                <w:bCs/>
                <w:sz w:val="18"/>
                <w:szCs w:val="18"/>
              </w:rPr>
              <w:t>Georreferenciamento</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B2" w14:textId="77777777" w:rsidR="00C071AA" w:rsidRDefault="00486B41">
            <w:pPr>
              <w:jc w:val="both"/>
            </w:pPr>
            <w:r>
              <w:rPr>
                <w:sz w:val="18"/>
                <w:szCs w:val="18"/>
              </w:rPr>
              <w:t>Análise territorial de beneficiários, equipamentos e vulnerabilidades.</w:t>
            </w:r>
          </w:p>
        </w:tc>
      </w:tr>
      <w:tr w:rsidR="00C071AA" w14:paraId="17FC55B6"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B4" w14:textId="77777777" w:rsidR="00C071AA" w:rsidRDefault="00486B41">
            <w:r>
              <w:rPr>
                <w:b/>
                <w:bCs/>
                <w:sz w:val="18"/>
                <w:szCs w:val="18"/>
              </w:rPr>
              <w:t>Governança LGPD</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B5" w14:textId="77777777" w:rsidR="00C071AA" w:rsidRDefault="00486B41">
            <w:pPr>
              <w:jc w:val="both"/>
            </w:pPr>
            <w:r>
              <w:rPr>
                <w:sz w:val="18"/>
                <w:szCs w:val="18"/>
              </w:rPr>
              <w:t>Controle de acesso, perfis, auditoria e rastreabilidade.</w:t>
            </w:r>
          </w:p>
        </w:tc>
      </w:tr>
    </w:tbl>
    <w:p w14:paraId="17FC55B7" w14:textId="77777777" w:rsidR="00C071AA" w:rsidRDefault="00486B41">
      <w:pPr>
        <w:pStyle w:val="Ttulo2"/>
      </w:pPr>
      <w:r>
        <w:t>4. Fases do projeto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6760"/>
      </w:tblGrid>
      <w:tr w:rsidR="00C071AA" w14:paraId="17FC55BB" w14:textId="77777777">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B8" w14:textId="77777777" w:rsidR="00C071AA" w:rsidRDefault="00486B41">
            <w:r>
              <w:rPr>
                <w:b/>
                <w:bCs/>
                <w:sz w:val="18"/>
                <w:szCs w:val="18"/>
              </w:rPr>
              <w:t>Fase</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B9" w14:textId="77777777" w:rsidR="00C071AA" w:rsidRDefault="00486B41">
            <w:r>
              <w:rPr>
                <w:b/>
                <w:bCs/>
                <w:sz w:val="18"/>
                <w:szCs w:val="18"/>
              </w:rPr>
              <w:t>Prazo</w:t>
            </w:r>
          </w:p>
        </w:tc>
        <w:tc>
          <w:tcPr>
            <w:tcW w:w="67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BA" w14:textId="77777777" w:rsidR="00C071AA" w:rsidRDefault="00486B41">
            <w:r>
              <w:rPr>
                <w:b/>
                <w:bCs/>
                <w:sz w:val="18"/>
                <w:szCs w:val="18"/>
              </w:rPr>
              <w:t>Conteúdo</w:t>
            </w:r>
          </w:p>
        </w:tc>
      </w:tr>
      <w:tr w:rsidR="00C071AA" w14:paraId="17FC55BF" w14:textId="77777777">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BC" w14:textId="77777777" w:rsidR="00C071AA" w:rsidRDefault="00486B41">
            <w:r>
              <w:rPr>
                <w:b/>
                <w:bCs/>
                <w:sz w:val="18"/>
                <w:szCs w:val="18"/>
              </w:rPr>
              <w:t>Fase 1</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BD" w14:textId="77777777" w:rsidR="00C071AA" w:rsidRDefault="00486B41">
            <w:pPr>
              <w:jc w:val="both"/>
            </w:pPr>
            <w:r>
              <w:rPr>
                <w:sz w:val="18"/>
                <w:szCs w:val="18"/>
              </w:rPr>
              <w:t>3 meses</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BE" w14:textId="77777777" w:rsidR="00C071AA" w:rsidRDefault="00486B41">
            <w:pPr>
              <w:jc w:val="both"/>
            </w:pPr>
            <w:r>
              <w:rPr>
                <w:sz w:val="18"/>
                <w:szCs w:val="18"/>
              </w:rPr>
              <w:t>Automatização das cargas e definição dos processos de ingestão de dados já mapeados com SMADS, SMDET, SMT e SEHAB; criação de dashboard de maturidade das integrações; camadas georreferenciadas.</w:t>
            </w:r>
          </w:p>
        </w:tc>
      </w:tr>
      <w:tr w:rsidR="00C071AA" w14:paraId="17FC55C3" w14:textId="77777777">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C0" w14:textId="77777777" w:rsidR="00C071AA" w:rsidRDefault="00486B41">
            <w:r>
              <w:rPr>
                <w:b/>
                <w:bCs/>
                <w:sz w:val="18"/>
                <w:szCs w:val="18"/>
              </w:rPr>
              <w:t>Fase 2</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C1" w14:textId="77777777" w:rsidR="00C071AA" w:rsidRDefault="00486B41">
            <w:pPr>
              <w:jc w:val="both"/>
            </w:pPr>
            <w:r>
              <w:rPr>
                <w:sz w:val="18"/>
                <w:szCs w:val="18"/>
              </w:rPr>
              <w:t>3 meses</w:t>
            </w:r>
          </w:p>
        </w:tc>
        <w:tc>
          <w:tcPr>
            <w:tcW w:w="67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C2" w14:textId="77777777" w:rsidR="00C071AA" w:rsidRDefault="00486B41">
            <w:pPr>
              <w:jc w:val="both"/>
            </w:pPr>
            <w:r>
              <w:rPr>
                <w:sz w:val="18"/>
                <w:szCs w:val="18"/>
              </w:rPr>
              <w:t>Enriquecimento de dados de beneficiários com bases como Gov.br, CadÚnico, BPC e bases de convênio, mediante autorização do controlador.</w:t>
            </w:r>
          </w:p>
        </w:tc>
      </w:tr>
      <w:tr w:rsidR="00C071AA" w14:paraId="17FC55C7" w14:textId="77777777">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C4" w14:textId="77777777" w:rsidR="00C071AA" w:rsidRDefault="00486B41">
            <w:r>
              <w:rPr>
                <w:b/>
                <w:bCs/>
                <w:sz w:val="18"/>
                <w:szCs w:val="18"/>
              </w:rPr>
              <w:t>Fase 3</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C5" w14:textId="77777777" w:rsidR="00C071AA" w:rsidRDefault="00486B41">
            <w:pPr>
              <w:jc w:val="both"/>
            </w:pPr>
            <w:r>
              <w:rPr>
                <w:sz w:val="18"/>
                <w:szCs w:val="18"/>
              </w:rPr>
              <w:t>6 meses</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C6" w14:textId="77777777" w:rsidR="00C071AA" w:rsidRDefault="00486B41">
            <w:pPr>
              <w:jc w:val="both"/>
            </w:pPr>
            <w:r>
              <w:rPr>
                <w:sz w:val="18"/>
                <w:szCs w:val="18"/>
              </w:rPr>
              <w:t xml:space="preserve">Inclusão de novos benefícios, </w:t>
            </w:r>
            <w:ins w:id="9551" w:author="SGM/SEPE" w:date="2026-06-26T00:00:00Z">
              <w:r>
                <w:rPr>
                  <w:sz w:val="18"/>
                  <w:szCs w:val="18"/>
                </w:rPr>
                <w:t xml:space="preserve">serviços, </w:t>
              </w:r>
            </w:ins>
            <w:r>
              <w:rPr>
                <w:sz w:val="18"/>
                <w:szCs w:val="18"/>
              </w:rPr>
              <w:t xml:space="preserve">beneficiários e dados da Jornada do Cidadão.</w:t>
            </w:r>
          </w:p>
        </w:tc>
      </w:tr>
    </w:tbl>
    <w:p w14:paraId="17FC55C8" w14:textId="77777777" w:rsidR="00C071AA" w:rsidRDefault="00486B41">
      <w:pPr>
        <w:spacing w:after="100"/>
        <w:jc w:val="both"/>
      </w:pPr>
      <w:r>
        <w:rPr>
          <w:i/>
          <w:iCs/>
        </w:rPr>
        <w:t>Esforço total - 7.360 horas estimadas, sem obrigar a Administração a demandar a totalidade prevista.</w:t>
      </w:r>
    </w:p>
    <w:p w14:paraId="17FC55C9" w14:textId="77777777" w:rsidR="00C071AA" w:rsidRDefault="00486B41">
      <w:pPr>
        <w:pStyle w:val="Ttulo2"/>
      </w:pPr>
      <w:r>
        <w:t>5. Secretarias e bases previstas para integração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071AA" w14:paraId="17FC55CC" w14:textId="77777777">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CA" w14:textId="77777777" w:rsidR="00C071AA" w:rsidRDefault="00486B41">
            <w:r>
              <w:rPr>
                <w:b/>
                <w:bCs/>
                <w:sz w:val="18"/>
                <w:szCs w:val="18"/>
              </w:rPr>
              <w:t>Pasta / órgão</w:t>
            </w:r>
          </w:p>
        </w:tc>
        <w:tc>
          <w:tcPr>
            <w:tcW w:w="71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CB" w14:textId="77777777" w:rsidR="00C071AA" w:rsidRDefault="00486B41">
            <w:r>
              <w:rPr>
                <w:b/>
                <w:bCs/>
                <w:sz w:val="18"/>
                <w:szCs w:val="18"/>
              </w:rPr>
              <w:t>Bases ou sistemas mencionados</w:t>
            </w:r>
          </w:p>
        </w:tc>
      </w:tr>
      <w:tr w:rsidR="00C071AA" w14:paraId="17FC55CF"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CD" w14:textId="77777777" w:rsidR="00C071AA" w:rsidRDefault="00486B41">
            <w:r>
              <w:rPr>
                <w:b/>
                <w:bCs/>
                <w:sz w:val="18"/>
                <w:szCs w:val="18"/>
              </w:rPr>
              <w:t>SMADS</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CE" w14:textId="77777777" w:rsidR="00C071AA" w:rsidRDefault="00486B41">
            <w:pPr>
              <w:jc w:val="both"/>
            </w:pPr>
            <w:r>
              <w:rPr>
                <w:sz w:val="18"/>
                <w:szCs w:val="18"/>
              </w:rPr>
              <w:t>BDC/Renda Mínima; Auxílios Reencontro; SISA; SISRUA; CadÚnico/SMADS.</w:t>
            </w:r>
          </w:p>
        </w:tc>
      </w:tr>
      <w:tr w:rsidR="00C071AA" w14:paraId="17FC55D2" w14:textId="77777777">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0" w14:textId="77777777" w:rsidR="00C071AA" w:rsidRDefault="00486B41">
            <w:r>
              <w:rPr>
                <w:b/>
                <w:bCs/>
                <w:sz w:val="18"/>
                <w:szCs w:val="18"/>
              </w:rPr>
              <w:t>SMDET</w:t>
            </w:r>
          </w:p>
        </w:tc>
        <w:tc>
          <w:tcPr>
            <w:tcW w:w="7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1" w14:textId="77777777" w:rsidR="00C071AA" w:rsidRDefault="00486B41">
            <w:pPr>
              <w:jc w:val="both"/>
            </w:pPr>
            <w:r>
              <w:rPr>
                <w:sz w:val="18"/>
                <w:szCs w:val="18"/>
              </w:rPr>
              <w:t>Programa Operação Trabalho - POT; Bolsa Trabalho; sistemas próprios.</w:t>
            </w:r>
          </w:p>
        </w:tc>
      </w:tr>
      <w:tr w:rsidR="00C071AA" w14:paraId="17FC55D5"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D3" w14:textId="77777777" w:rsidR="00C071AA" w:rsidRDefault="00486B41">
            <w:r>
              <w:rPr>
                <w:b/>
                <w:bCs/>
                <w:sz w:val="18"/>
                <w:szCs w:val="18"/>
              </w:rPr>
              <w:t>SMDHC</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D4" w14:textId="77777777" w:rsidR="00C071AA" w:rsidRDefault="00486B41">
            <w:pPr>
              <w:jc w:val="both"/>
            </w:pPr>
            <w:r>
              <w:rPr>
                <w:sz w:val="18"/>
                <w:szCs w:val="18"/>
              </w:rPr>
              <w:t>Cidade Solidária; Armazém Solidário; Refeições; sistemas próprios.</w:t>
            </w:r>
          </w:p>
        </w:tc>
      </w:tr>
      <w:tr w:rsidR="00C071AA" w14:paraId="17FC55D8" w14:textId="77777777">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6" w14:textId="77777777" w:rsidR="00C071AA" w:rsidRDefault="00486B41">
            <w:r>
              <w:rPr>
                <w:b/>
                <w:bCs/>
                <w:sz w:val="18"/>
                <w:szCs w:val="18"/>
              </w:rPr>
              <w:t>SMS</w:t>
            </w:r>
          </w:p>
        </w:tc>
        <w:tc>
          <w:tcPr>
            <w:tcW w:w="7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7" w14:textId="77777777" w:rsidR="00C071AA" w:rsidRDefault="00486B41">
            <w:pPr>
              <w:jc w:val="both"/>
            </w:pPr>
            <w:r>
              <w:rPr>
                <w:sz w:val="18"/>
                <w:szCs w:val="18"/>
              </w:rPr>
              <w:t>SIGA/Saúde; Mãe Paulistana.</w:t>
            </w:r>
          </w:p>
        </w:tc>
      </w:tr>
      <w:tr w:rsidR="00C071AA" w14:paraId="17FC55DB"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D9" w14:textId="77777777" w:rsidR="00C071AA" w:rsidRDefault="00486B41">
            <w:r>
              <w:rPr>
                <w:b/>
                <w:bCs/>
                <w:sz w:val="18"/>
                <w:szCs w:val="18"/>
              </w:rPr>
              <w:t>SEHAB</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DA" w14:textId="77777777" w:rsidR="00C071AA" w:rsidRDefault="00486B41">
            <w:pPr>
              <w:jc w:val="both"/>
            </w:pPr>
            <w:r>
              <w:rPr>
                <w:sz w:val="18"/>
                <w:szCs w:val="18"/>
              </w:rPr>
              <w:t>Auxílio Aluguel; Auxílio Emergencial.</w:t>
            </w:r>
          </w:p>
        </w:tc>
      </w:tr>
      <w:tr w:rsidR="00C071AA" w14:paraId="17FC55DE" w14:textId="77777777">
        <w:tc>
          <w:tcPr>
            <w:tcW w:w="2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C" w14:textId="77777777" w:rsidR="00C071AA" w:rsidRDefault="00486B41">
            <w:r>
              <w:rPr>
                <w:b/>
                <w:bCs/>
                <w:sz w:val="18"/>
                <w:szCs w:val="18"/>
              </w:rPr>
              <w:t>SMT / SPTrans</w:t>
            </w:r>
          </w:p>
        </w:tc>
        <w:tc>
          <w:tcPr>
            <w:tcW w:w="71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DD" w14:textId="77777777" w:rsidR="00C071AA" w:rsidRDefault="00486B41">
            <w:pPr>
              <w:jc w:val="both"/>
            </w:pPr>
            <w:r>
              <w:rPr>
                <w:sz w:val="18"/>
                <w:szCs w:val="18"/>
              </w:rPr>
              <w:t>Gratuidades de transporte: estudantes, idosos, PCD, Mãe Paulistana.</w:t>
            </w:r>
          </w:p>
        </w:tc>
      </w:tr>
      <w:tr w:rsidR="00C071AA" w14:paraId="17FC55E1" w14:textId="77777777">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DF" w14:textId="77777777" w:rsidR="00C071AA" w:rsidRDefault="00486B41">
            <w:r>
              <w:rPr>
                <w:b/>
                <w:bCs/>
                <w:sz w:val="18"/>
                <w:szCs w:val="18"/>
              </w:rPr>
              <w:t>SME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E0" w14:textId="77777777" w:rsidR="00C071AA" w:rsidRDefault="00486B41">
            <w:pPr>
              <w:jc w:val="both"/>
            </w:pPr>
            <w:r>
              <w:rPr>
                <w:sz w:val="18"/>
                <w:szCs w:val="18"/>
              </w:rPr>
              <w:t>EOL; material e uniforme escolar; Leve Leite; CIEJA/EJA.</w:t>
            </w:r>
          </w:p>
        </w:tc>
      </w:tr>
    </w:tbl>
    <w:p w14:paraId="53E43130" w14:textId="77777777" w:rsidR="00AA5F4E" w:rsidRDefault="00AA5F4E">
      <w:pPr>
        <w:spacing w:after="100"/>
        <w:jc w:val="both"/>
        <w:rPr>
          <w:i/>
          <w:iCs/>
        </w:rPr>
      </w:pPr>
    </w:p>
    <w:p w14:paraId="17FC55EB" w14:textId="77FB24B0" w:rsidR="00C071AA" w:rsidRDefault="00486B41">
      <w:pPr>
        <w:spacing w:after="100"/>
        <w:jc w:val="both"/>
      </w:pPr>
      <w:r>
        <w:rPr>
          <w:i/>
          <w:iCs/>
        </w:rPr>
        <w:t>A coordenação da integração é competência institucional da SGM (art. 11, Decreto 60.663/2021), exercida operacionalmente pela SEPE. A operacionalização técnica com cada órgão detentor de bases ocorre de forma progressiva, conforme o cronograma de implantação, sem caráter de autorização discricionária prévia.</w:t>
      </w:r>
    </w:p>
    <w:p w14:paraId="17FC55EC" w14:textId="081BB7F4" w:rsidR="00C071AA" w:rsidRDefault="00486B41">
      <w:pPr>
        <w:spacing w:after="100"/>
        <w:jc w:val="both"/>
      </w:pPr>
      <w:r>
        <w:rPr>
          <w:i/>
          <w:iCs/>
        </w:rPr>
        <w:t xml:space="preserve">Esclarece-se que o escopo desta contratação abrange as 7 (sete) Secretarias finalísticas indicadas na Resposta SGM/SEPE ao Encaminhamento SGM/GAB nº 159104834: SMADS, SEHAB, SMDET, SME, SMT, SMS e SMDHC. </w:t>
      </w:r>
    </w:p>
    <w:p w14:paraId="17FC55ED" w14:textId="77777777" w:rsidR="00C071AA" w:rsidRDefault="00486B41">
      <w:pPr>
        <w:pStyle w:val="Ttulo2"/>
      </w:pPr>
      <w:r>
        <w:t>6. Governança e LGPD</w:t>
      </w:r>
    </w:p>
    <w:p w14:paraId="17FC55EE" w14:textId="78BB720A" w:rsidR="00C071AA" w:rsidRDefault="00486B41">
      <w:pPr>
        <w:spacing w:after="100"/>
        <w:jc w:val="both"/>
      </w:pPr>
      <w:r>
        <w:t>A solução prevê acesso por perfil, rastreabilidade dos acessos, auditoria das operações, segregação de dados conforme competência da Secretaria, tratamento conforme LGPD, registro das operações de tratamento, uso de identificador único como chave de integração e controle dos níveis de compartilhamento de dados.</w:t>
      </w:r>
    </w:p>
    <w:p w14:paraId="17FC55EF" w14:textId="77777777" w:rsidR="00C071AA" w:rsidRDefault="00486B41">
      <w:pPr>
        <w:spacing w:before="80" w:after="60"/>
      </w:pPr>
      <w:r>
        <w:rPr>
          <w:b/>
          <w:bCs/>
        </w:rPr>
        <w:t>Ressalva técnica</w:t>
      </w:r>
    </w:p>
    <w:p w14:paraId="17FC55F0" w14:textId="77777777" w:rsidR="00C071AA" w:rsidRDefault="00486B41">
      <w:pPr>
        <w:spacing w:after="100"/>
        <w:jc w:val="both"/>
      </w:pPr>
      <w:r>
        <w:t>O compartilhamento de dados não será irrestrito. Cada Secretaria deverá acessar apenas dados compatíveis com sua competência legal e finalidade pública.</w:t>
      </w:r>
    </w:p>
    <w:p w14:paraId="17FC55F1" w14:textId="77777777" w:rsidR="00C071AA" w:rsidRDefault="00486B41">
      <w:pPr>
        <w:spacing w:after="100"/>
        <w:jc w:val="both"/>
      </w:pPr>
      <w:r>
        <w:t xml:space="preserve">Nos termos da Resposta SGM/SEPE ao Encaminhamento SGM/GAB nº 159104834, cada Secretaria finalística figura como Controladora de seus próprios dados, cabendo a cada uma designar seu próprio Encarregado (art. 5º do Decreto Municipal </w:t>
        <w:lastRenderedPageBreak/>
        <w:t>nº 59.767/2020, com a redação dada pelo Decreto nº 65.117/2026). A PRODAM-SP atua como Operadora de Dados (art. 5º, VII, da LGPD e art. 13 do Decreto nº 59.767/2020), devendo tratar os dados exclusivamente conforme instruções das Controladoras (art. 39 da LGPD). A Controladoria Geral do Município exerce supervisão e orientação sobre os Programas de Governança em Privacidade e Proteção de Dados Pessoais (art. 7º-A do Decreto nº 59.767/2020). Os três níveis hierárquicos de compartilhamento previstos no art. 9º, parágrafo único, do Decreto Municipal nº 60.663/2021 — amplo, restrito e específico — são implementados mediante controles de acesso granulares nas APIs e no Data Lake. A arquitetura prevê criptografia AES-256 para dados em repouso e TLS 1.3 para dados em trânsito, segregação de ambientes de desenvolvimento, homologação e produção, e logs imutáveis de auditoria.</w:t>
      </w:r>
    </w:p>
    <w:p w14:paraId="17FC55F2" w14:textId="77777777" w:rsidR="00C071AA" w:rsidRDefault="00486B41">
      <w:pPr>
        <w:pStyle w:val="Ttulo2"/>
      </w:pPr>
      <w:r>
        <w:t>7. Pontos de atenção para decisão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071AA" w14:paraId="17FC55F5" w14:textId="77777777">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F3" w14:textId="77777777" w:rsidR="00C071AA" w:rsidRDefault="00486B41">
            <w:r>
              <w:rPr>
                <w:b/>
                <w:bCs/>
                <w:sz w:val="18"/>
                <w:szCs w:val="18"/>
              </w:rPr>
              <w:t>Tema</w:t>
            </w:r>
          </w:p>
        </w:tc>
        <w:tc>
          <w:tcPr>
            <w:tcW w:w="69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90" w:type="dxa"/>
              <w:bottom w:w="60" w:type="dxa"/>
              <w:right w:w="90" w:type="dxa"/>
            </w:tcMar>
            <w:vAlign w:val="center"/>
          </w:tcPr>
          <w:p w14:paraId="17FC55F4" w14:textId="77777777" w:rsidR="00C071AA" w:rsidRDefault="00486B41">
            <w:r>
              <w:rPr>
                <w:b/>
                <w:bCs/>
                <w:sz w:val="18"/>
                <w:szCs w:val="18"/>
              </w:rPr>
              <w:t>Ponto a esclarecer antes da autorização final</w:t>
            </w:r>
          </w:p>
        </w:tc>
      </w:tr>
      <w:tr w:rsidR="00C071AA" w14:paraId="17FC55F8"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F6" w14:textId="77777777" w:rsidR="00C071AA" w:rsidRDefault="00486B41">
            <w:r>
              <w:rPr>
                <w:b/>
                <w:bCs/>
                <w:sz w:val="18"/>
                <w:szCs w:val="18"/>
              </w:rPr>
              <w:t>Valor final</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F7" w14:textId="76D96084" w:rsidR="00C071AA" w:rsidRDefault="002F02F6">
            <w:pPr>
              <w:jc w:val="both"/>
            </w:pPr>
            <w:r>
              <w:rPr>
                <w:sz w:val="18"/>
                <w:szCs w:val="18"/>
              </w:rPr>
              <w:t>O valor de R$ 87.790,04 (2,3%) é decorrente da atualização da Tabela de Preços PRODAM-SP v3.0, publicada em 02/01/2026 (doc. 148692578), após a elaboração do ETP. O valor final permanece dentro da faixa de mercado pesquisada (R$ 3,33 a R$ 4,30 milhões) e é corroborado pelo quadro comparativo de preços (doc. 157229342).</w:t>
            </w:r>
          </w:p>
        </w:tc>
      </w:tr>
      <w:tr w:rsidR="00C071AA" w14:paraId="17FC55FB"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F9" w14:textId="77777777" w:rsidR="00C071AA" w:rsidRDefault="00486B41">
            <w:r>
              <w:rPr>
                <w:b/>
                <w:bCs/>
                <w:sz w:val="18"/>
                <w:szCs w:val="18"/>
              </w:rPr>
              <w:t>Previsão de R$ 20 milhões</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FA" w14:textId="4DD16B7E" w:rsidR="00C071AA" w:rsidRDefault="00F23B44">
            <w:pPr>
              <w:jc w:val="both"/>
            </w:pPr>
            <w:r>
              <w:rPr>
                <w:sz w:val="18"/>
                <w:szCs w:val="18"/>
              </w:rPr>
              <w:t>Este valor representa o valor global do programa de integração de dados, do qual esta contratação é a fase inicial estruturante. Fases futuras serão objeto de novas contratações com instrução própria.</w:t>
            </w:r>
          </w:p>
        </w:tc>
      </w:tr>
      <w:tr w:rsidR="00C071AA" w14:paraId="17FC55FE"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FC" w14:textId="77777777" w:rsidR="00C071AA" w:rsidRDefault="00486B41">
            <w:r>
              <w:rPr>
                <w:b/>
                <w:bCs/>
                <w:sz w:val="18"/>
                <w:szCs w:val="18"/>
              </w:rPr>
              <w:t>Cobertura orçamentária</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5FD" w14:textId="4A12DE72" w:rsidR="00C071AA" w:rsidRDefault="00486B41">
            <w:pPr>
              <w:jc w:val="both"/>
            </w:pPr>
            <w:r>
              <w:rPr>
                <w:sz w:val="18"/>
                <w:szCs w:val="18"/>
              </w:rPr>
              <w:t>Há reserva de R$ 1.622.809,95 para 2026 (Nota de Reserva nº 40.883/2026, dotação 04.126.4001.2.171, fonte 00.1.500.9001, com saldo integral da dotação reservado). Como a contratação total é de R$ 3.894.743,96 em 18 meses, o saldo remanescente de aproximadamente R$ 2.271.934,01 corresponde às despesas do exercício de 2027 e será objeto de manifestação da SGM/CAF/DEOF quanto à compatibilidade com o PPA e a LDO vigentes, previamente à assinatura do contrato, nos termos do art. 105 da Lei Federal nº 14.133/2021. O contrato conterá cláusula condicionando sua vigência e execução à existência de dotação orçamentária suficiente em cada exercício financeiro.</w:t>
            </w:r>
          </w:p>
        </w:tc>
      </w:tr>
      <w:tr w:rsidR="00C071AA" w14:paraId="17FC5601"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5FF" w14:textId="77777777" w:rsidR="00C071AA" w:rsidRDefault="00486B41">
            <w:r>
              <w:rPr>
                <w:b/>
                <w:bCs/>
                <w:sz w:val="18"/>
                <w:szCs w:val="18"/>
              </w:rPr>
              <w:t>Anuência das Secretarias</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600" w14:textId="50EC9C25" w:rsidR="00C071AA" w:rsidRDefault="00486B41">
            <w:pPr>
              <w:jc w:val="both"/>
            </w:pPr>
            <w:r>
              <w:rPr>
                <w:sz w:val="18"/>
                <w:szCs w:val="18"/>
              </w:rPr>
              <w:t>Não se trata de anuência discricionária das Secretarias. A coordenação da integração é competência institucional da SGM (art. 11, Decreto 60.663/2021), exercida operacionalmente pela SEPE. A operacionalização técnica com cada Secretaria ocorre de forma progressiva, acompanhando o cronograma de implantação, sem caráter de autorização prévia condicionante. Iniciativas já em curso (Plano de Ação com SMS, SMADS, SES e PRODAM) demonstram a viabilidade do modelo.</w:t>
            </w:r>
          </w:p>
        </w:tc>
      </w:tr>
      <w:tr w:rsidR="00C071AA" w14:paraId="17FC5604" w14:textId="77777777">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602" w14:textId="77777777" w:rsidR="00C071AA" w:rsidRDefault="00486B41">
            <w:r>
              <w:rPr>
                <w:b/>
                <w:bCs/>
                <w:sz w:val="18"/>
                <w:szCs w:val="18"/>
              </w:rPr>
              <w:t>LGPD e governança</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90" w:type="dxa"/>
              <w:bottom w:w="60" w:type="dxa"/>
              <w:right w:w="90" w:type="dxa"/>
            </w:tcMar>
            <w:vAlign w:val="center"/>
          </w:tcPr>
          <w:p w14:paraId="17FC5603" w14:textId="202F2464" w:rsidR="00C071AA" w:rsidRDefault="00486B41">
            <w:pPr>
              <w:jc w:val="both"/>
            </w:pPr>
            <w:r>
              <w:rPr>
                <w:sz w:val="18"/>
                <w:szCs w:val="18"/>
              </w:rPr>
              <w:t>A matriz de responsabilidades está definida: cada Secretaria é Controladora de seus dados; a PRODAM-SP é Operadora; a CGM supervisiona os Programas de Governança em Privacidade. Os perfis de acesso seguem os três níveis de compartilhamento do Decreto Municipal nº 60.663/2021 (amplo, restrito e específico), com auditoria por logs imutáveis e finalidade vinculada à competência legal de cada órgão (ver Seção 6).</w:t>
            </w:r>
          </w:p>
        </w:tc>
      </w:tr>
      <w:tr w:rsidR="00C071AA" w14:paraId="17FC5607" w14:textId="77777777">
        <w:tc>
          <w:tcPr>
            <w:tcW w:w="24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605" w14:textId="77777777" w:rsidR="00C071AA" w:rsidRDefault="00486B41">
            <w:r>
              <w:rPr>
                <w:b/>
                <w:bCs/>
                <w:sz w:val="18"/>
                <w:szCs w:val="18"/>
              </w:rPr>
              <w:t>Escopo atual x expansão futura</w:t>
            </w:r>
          </w:p>
        </w:tc>
        <w:tc>
          <w:tcPr>
            <w:tcW w:w="6960" w:type="dxa"/>
            <w:tcBorders>
              <w:top w:val="single" w:sz="4" w:space="0" w:color="999999"/>
              <w:left w:val="single" w:sz="4" w:space="0" w:color="999999"/>
              <w:bottom w:val="single" w:sz="4" w:space="0" w:color="999999"/>
              <w:right w:val="single" w:sz="4" w:space="0" w:color="999999"/>
            </w:tcBorders>
            <w:shd w:val="clear" w:color="auto" w:fill="F5F5F5"/>
            <w:tcMar>
              <w:top w:w="60" w:type="dxa"/>
              <w:left w:w="90" w:type="dxa"/>
              <w:bottom w:w="60" w:type="dxa"/>
              <w:right w:w="90" w:type="dxa"/>
            </w:tcMar>
            <w:vAlign w:val="center"/>
          </w:tcPr>
          <w:p w14:paraId="17FC5606" w14:textId="4B93C7DA" w:rsidR="00C071AA" w:rsidRDefault="00486B41">
            <w:pPr>
              <w:jc w:val="both"/>
            </w:pPr>
            <w:r>
              <w:rPr>
                <w:sz w:val="18"/>
                <w:szCs w:val="18"/>
              </w:rPr>
              <w:t>Trata-se da fase inicial estruturante e autônoma do programa de integração de dados (Cenário B), tecnicamente completa e funcional ao final dos 18 meses, mas não exaustiva do programa total de R$ 20 milhões. A integralidade da política será alcançada em fases subsequentes, com instrução processual própria.</w:t>
            </w:r>
          </w:p>
        </w:tc>
      </w:tr>
    </w:tbl>
    <w:p w14:paraId="17FC5608" w14:textId="77777777" w:rsidR="00C071AA" w:rsidRDefault="00486B41">
      <w:pPr>
        <w:pStyle w:val="Ttulo2"/>
      </w:pPr>
      <w:r>
        <w:t>8. Síntese para Secretário e Prefeito</w:t>
      </w:r>
    </w:p>
    <w:p w14:paraId="17FC5609" w14:textId="77777777" w:rsidR="00C071AA" w:rsidRDefault="00486B41">
      <w:pPr>
        <w:spacing w:after="100"/>
        <w:jc w:val="both"/>
      </w:pPr>
      <w:del w:id="9510" w:author="SGM/SEPE" w:date="2026-06-25T00:00:00Z">
        <w:r>
          <w:delText>A Prefeitura já tentou, no passado, integrar as bases de dados municipais por meio do Cadastro Base de Pessoas e do Comitê Central de Governança de Dados (CCGD), também instituídos pelo Decreto Municipal nº 60.663/2021. Aquela iniciativa previa a substituição dos sistemas das Secretarias por um sistema central único, com integração “online” em tempo real, login único para toda a Prefeitura e novos convênios com órgãos estaduais e federais. Essa arquitetura exigia contratos de infraestrutura em nuvem com múltiplos provedores de grande porte e SLA de altíssima criticidade. O resultado foi um projeto de escopo praticamente ilimitado, sem prazo definido de entrega e com custo fixo recorrente elevado — padrão de risco semelhante ao do projeto ICM de British Columbia, no Canadá, que consumiu CAD$ 182 milhões e acumulou anos de atraso antes de ser amplamente criticado como fracasso de gestão pública. Aquela iniciativa não avançou na prática.</w:delText>
        </w:r>
      </w:del>
      <w:ins w:id="9511" w:author="SGM/SEPE" w:date="2026-06-25T00:00:00Z">
        <w:r>
          <w:t xml:space="preserve">A Prefeitura já tentou, no passado, integrar os benefícios e serviços sociais por meio de um projeto anterior que previa cartão único, com gerenciamento centralizado e unificado de todos os benefícios municipais em uma única plataforma. Aquele projeto chegou a ser submetido a edital, com consulta pública, e foi objeto de exame pelo Tribunal de Contas do Município, que apontou questionamentos sobre sua formatação. É essa estrutura anterior — e não o projeto de Login Único da Prefeitura — que está sendo substituída pela presente iniciativa.</w:t>
        </w:r>
      </w:ins>
    </w:p>
    <w:p w14:paraId="17FC560A" w14:textId="77777777" w:rsidR="00C071AA" w:rsidRDefault="00486B41">
      <w:pPr>
        <w:spacing w:after="100"/>
        <w:jc w:val="both"/>
      </w:pPr>
      <w:del w:id="9512" w:author="SGM/SEPE" w:date="2026-06-25T00:00:00Z">
        <w:r>
          <w:delText>O projeto Jornada do Cidadão parte de um diagnóstico direto dessa experiência e adota estratégia deliberadamente diferente: não substitui nenhum sistema das Secretarias, que permanecem operacionais; cria apenas uma camada de consolidação e interoperabilidade (Data Lake e APIs) sobre os sistemas já existentes. Essa abordagem é inspirada no modelo SDLE do Statistics Canada — reconhecido internacionalmente como alternativa de sucesso e baixo risco à substituição integral de sistemas, em contraste direto com o modelo ICM de British Columbia.</w:delText>
        </w:r>
      </w:del>
      <w:ins w:id="9513" w:author="SGM/SEPE" w:date="2026-06-25T00:00:00Z">
        <w:r>
          <w:t xml:space="preserve">O Projeto Jornada do Cidadão de Integração de Benefícios e Serviços Sociais parte de um diagnóstico direto dessa experiência e adota estratégia deliberadamente diferente: não substitui os sistemas das Secretarias, que permanecem operacionais; cria apenas uma camada de consolidação e interoperabilidade (Data Lake e APIs) sobre os sistemas já existentes, integrando progressivamente os benefícios e serviços sem depender da construção de uma plataforma única centralizada.</w:t>
        </w:r>
      </w:ins>
    </w:p>
    <w:p w14:paraId="17FC560B" w14:textId="77777777" w:rsidR="00C071AA" w:rsidRDefault="00486B41">
      <w:pPr>
        <w:spacing w:after="100"/>
        <w:jc w:val="both"/>
      </w:pPr>
      <w:r>
        <w:lastRenderedPageBreak/>
        <w:t xml:space="preserve">A contratação proposta com a PRODAM, no valor de R$ 3.894.743,96 por 18 meses, busca implantar a infraestrutura inicial de integração de dados de benefícios </w:t>
      </w:r>
      <w:ins w:id="9502" w:author="SGM/SEPE" w:date="2026-06-25T00:00:00Z">
        <w:r>
          <w:t xml:space="preserve">e serviços </w:t>
        </w:r>
      </w:ins>
      <w:r>
        <w:t xml:space="preserve">sociais e Jornada do Cidadão, reunindo bases de SMADS, SMDET, SMDHC, SMS, SEHAB, SMT/SPTrans, SME e outras fontes municipais.</w:t>
      </w:r>
    </w:p>
    <w:p w14:paraId="17FC560C" w14:textId="7F66C085" w:rsidR="00C071AA" w:rsidRDefault="00486B41">
      <w:pPr>
        <w:spacing w:after="100"/>
        <w:jc w:val="both"/>
      </w:pPr>
      <w:r>
        <w:t>O projeto tem relevância estratégica porque envolve milhões de beneficiários, diversas tipologias de benefícios e bilhões de reais anuais em políticas públicas. A entrega esperada é uma camada de interoperabilidade com Data Lake, APIs, painéis, georreferenciamento, identificação única e governança de acesso.</w:t>
      </w:r>
    </w:p>
    <w:p>
      <w:pPr>
        <w:spacing w:after="100"/>
        <w:jc w:val="both"/>
        <w:rPr>
          <w:ins w:id="9530" w:author="SGM/SEPE" w:date="2026-06-25T00:00:00Z"/>
        </w:rPr>
      </w:pPr>
      <w:ins w:id="9531" w:author="SGM/SEPE" w:date="2026-06-25T00:00:00Z">
        <w:r>
          <w:t xml:space="preserve">Em termos de gestão pública, a vantagem concreta do sistema é permitir que o gestor tenha, por meio dos painéis e dashboards, uma visão consolidada de quem recebe o quê, onde e com que frequência — informação hoje fragmentada entre sistemas que não se comunicam. Isso possibilita identificar sobreposições e lacunas de cobertura, direcionar recursos para os territórios e públicos de maior vulnerabilidade, e qualificar o atendimento de cada profissional da rede, sem necessidade de substituir os sistemas e processos já em operação em cada Secretaria.</w:t>
        </w:r>
      </w:ins>
    </w:p>
    <w:p w14:paraId="17FC560D" w14:textId="23F4B5B7" w:rsidR="00C071AA" w:rsidRDefault="00486B41">
      <w:pPr>
        <w:spacing w:after="100"/>
        <w:jc w:val="both"/>
      </w:pPr>
      <w:r>
        <w:t>Os pontos de atenção levantados foram esclarecidos pela SGM/SEPE no Encaminhamento de resposta ao SGM/GAB nº 159104834: (i) o valor de R$ 20 milhões corresponde ao programa mais amplo do qual esta contratação é a fase inicial estruturante; (ii) a divergência de valores no ETP foi explicada pela atualização da Tabela de Preços PRODAM-SP; (iii) a cobertura orçamentária de 2026 está assegurada pela Nota de Reserva nº 40.883/2026, restando pendente apenas a manifestação da SGM/CAF/DEOF quanto à compatibilidade da despesa de 2027 com o PPA e a LDO vigentes, a ser obtida previamente à assinatura do contrato; e (iv) a participação das Secretarias detentoras das bases não depende de anuência discricionária, mas de operacionalização técnica progressiva sob a coordenação institucional da SGM, com iniciativas já em curso que demonstram a viabilidade do modelo.</w:t>
      </w:r>
    </w:p>
    <w:p w14:paraId="17FC560E" w14:textId="77777777" w:rsidR="00C071AA" w:rsidRDefault="00486B41">
      <w:pPr>
        <w:spacing w:before="120" w:after="100"/>
        <w:jc w:val="both"/>
      </w:pPr>
      <w:del w:id="9540" w:author="SGM/SEPE" w:date="2026-06-25T00:00:00Z">
        <w:r>
          <w:rPr>
            <w:i/>
            <w:iCs/>
          </w:rPr>
          <w:delText>Em síntese: o projeto anterior tentou resolver tudo de uma vez, com escopo aberto e custo crescente, e não avançou. O projeto atual resolve uma parte concreta e delimitada do problema, em 18 meses, com valor fixo e sem criar dependência de novos contratos de infraestrutura — aplicação prática da lição já demonstrada pela experiência internacional: integrar dados é mais seguro, mais rápido e mais barato do que substituir sistemas.</w:delText>
        </w:r>
      </w:del>
      <w:ins w:id="9541" w:author="SGM/SEPE" w:date="2026-06-25T00:00:00Z">
        <w:r>
          <w:rPr>
            <w:i/>
            <w:iCs/>
          </w:rPr>
          <w:t xml:space="preserve">Em síntese: o projeto anterior tentou resolver tudo de uma vez, com escopo aberto e custo crescente, e não avançou. O projeto atual resolve uma parte concreta e delimitada do problema, em 18 meses, com valor fixo e sem criar dependência de novos contratos de infraestrutura — integrando benefícios e serviços sociais sem substituir os sistemas já em operação nas Secretarias.</w:t>
        </w:r>
      </w:ins>
    </w:p>
    <w:sectPr w:rsidR="00C071AA">
      <w:foot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D68A" w14:textId="77777777" w:rsidR="00486B41" w:rsidRDefault="00486B41">
      <w:r>
        <w:separator/>
      </w:r>
    </w:p>
  </w:endnote>
  <w:endnote w:type="continuationSeparator" w:id="0">
    <w:p w14:paraId="1C038528" w14:textId="77777777" w:rsidR="00486B41" w:rsidRDefault="00486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BA08" w14:textId="48BDE83F" w:rsidR="00D2061D" w:rsidRDefault="00486B41">
    <w:pPr>
      <w:jc w:val="center"/>
    </w:pPr>
    <w:r>
      <w:rPr>
        <w:color w:val="808080"/>
        <w:sz w:val="14"/>
        <w:szCs w:val="14"/>
      </w:rPr>
      <w:t xml:space="preserve">SGM/SEPE - Processo SEI 6011.2026/0000303-0 — Ficha objetiva - despacho/reunião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5849" w14:textId="77777777" w:rsidR="00486B41" w:rsidRDefault="00486B41">
      <w:r>
        <w:separator/>
      </w:r>
    </w:p>
  </w:footnote>
  <w:footnote w:type="continuationSeparator" w:id="0">
    <w:p w14:paraId="00E95483" w14:textId="77777777" w:rsidR="00486B41" w:rsidRDefault="00486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C2937"/>
    <w:multiLevelType w:val="hybridMultilevel"/>
    <w:tmpl w:val="D10AE4B2"/>
    <w:lvl w:ilvl="0" w:tplc="1E8E995A">
      <w:start w:val="1"/>
      <w:numFmt w:val="bullet"/>
      <w:lvlText w:val="•"/>
      <w:lvlJc w:val="left"/>
      <w:pPr>
        <w:ind w:left="480" w:hanging="240"/>
      </w:pPr>
    </w:lvl>
    <w:lvl w:ilvl="1" w:tplc="A2949A98">
      <w:numFmt w:val="decimal"/>
      <w:lvlText w:val=""/>
      <w:lvlJc w:val="left"/>
    </w:lvl>
    <w:lvl w:ilvl="2" w:tplc="69020A90">
      <w:numFmt w:val="decimal"/>
      <w:lvlText w:val=""/>
      <w:lvlJc w:val="left"/>
    </w:lvl>
    <w:lvl w:ilvl="3" w:tplc="78F85460">
      <w:numFmt w:val="decimal"/>
      <w:lvlText w:val=""/>
      <w:lvlJc w:val="left"/>
    </w:lvl>
    <w:lvl w:ilvl="4" w:tplc="428C513C">
      <w:numFmt w:val="decimal"/>
      <w:lvlText w:val=""/>
      <w:lvlJc w:val="left"/>
    </w:lvl>
    <w:lvl w:ilvl="5" w:tplc="DF729F6C">
      <w:numFmt w:val="decimal"/>
      <w:lvlText w:val=""/>
      <w:lvlJc w:val="left"/>
    </w:lvl>
    <w:lvl w:ilvl="6" w:tplc="A30688A6">
      <w:numFmt w:val="decimal"/>
      <w:lvlText w:val=""/>
      <w:lvlJc w:val="left"/>
    </w:lvl>
    <w:lvl w:ilvl="7" w:tplc="D53ACF3E">
      <w:numFmt w:val="decimal"/>
      <w:lvlText w:val=""/>
      <w:lvlJc w:val="left"/>
    </w:lvl>
    <w:lvl w:ilvl="8" w:tplc="0720966C">
      <w:numFmt w:val="decimal"/>
      <w:lvlText w:val=""/>
      <w:lvlJc w:val="left"/>
    </w:lvl>
  </w:abstractNum>
  <w:abstractNum w:abstractNumId="1" w15:restartNumberingAfterBreak="0">
    <w:nsid w:val="466312E4"/>
    <w:multiLevelType w:val="hybridMultilevel"/>
    <w:tmpl w:val="4C769C7C"/>
    <w:lvl w:ilvl="0" w:tplc="C9A6926C">
      <w:start w:val="1"/>
      <w:numFmt w:val="bullet"/>
      <w:lvlText w:val="●"/>
      <w:lvlJc w:val="left"/>
      <w:pPr>
        <w:ind w:left="720" w:hanging="360"/>
      </w:pPr>
    </w:lvl>
    <w:lvl w:ilvl="1" w:tplc="ACB4F20A">
      <w:start w:val="1"/>
      <w:numFmt w:val="bullet"/>
      <w:lvlText w:val="○"/>
      <w:lvlJc w:val="left"/>
      <w:pPr>
        <w:ind w:left="1440" w:hanging="360"/>
      </w:pPr>
    </w:lvl>
    <w:lvl w:ilvl="2" w:tplc="0F8E1F76">
      <w:start w:val="1"/>
      <w:numFmt w:val="bullet"/>
      <w:lvlText w:val="■"/>
      <w:lvlJc w:val="left"/>
      <w:pPr>
        <w:ind w:left="2160" w:hanging="360"/>
      </w:pPr>
    </w:lvl>
    <w:lvl w:ilvl="3" w:tplc="3C46AF40">
      <w:start w:val="1"/>
      <w:numFmt w:val="bullet"/>
      <w:lvlText w:val="●"/>
      <w:lvlJc w:val="left"/>
      <w:pPr>
        <w:ind w:left="2880" w:hanging="360"/>
      </w:pPr>
    </w:lvl>
    <w:lvl w:ilvl="4" w:tplc="C4441FF8">
      <w:start w:val="1"/>
      <w:numFmt w:val="bullet"/>
      <w:lvlText w:val="○"/>
      <w:lvlJc w:val="left"/>
      <w:pPr>
        <w:ind w:left="3600" w:hanging="360"/>
      </w:pPr>
    </w:lvl>
    <w:lvl w:ilvl="5" w:tplc="B576FB40">
      <w:start w:val="1"/>
      <w:numFmt w:val="bullet"/>
      <w:lvlText w:val="■"/>
      <w:lvlJc w:val="left"/>
      <w:pPr>
        <w:ind w:left="4320" w:hanging="360"/>
      </w:pPr>
    </w:lvl>
    <w:lvl w:ilvl="6" w:tplc="6AFE3478">
      <w:start w:val="1"/>
      <w:numFmt w:val="bullet"/>
      <w:lvlText w:val="●"/>
      <w:lvlJc w:val="left"/>
      <w:pPr>
        <w:ind w:left="5040" w:hanging="360"/>
      </w:pPr>
    </w:lvl>
    <w:lvl w:ilvl="7" w:tplc="3CDC3C0C">
      <w:start w:val="1"/>
      <w:numFmt w:val="bullet"/>
      <w:lvlText w:val="●"/>
      <w:lvlJc w:val="left"/>
      <w:pPr>
        <w:ind w:left="5760" w:hanging="360"/>
      </w:pPr>
    </w:lvl>
    <w:lvl w:ilvl="8" w:tplc="E864E54C">
      <w:start w:val="1"/>
      <w:numFmt w:val="bullet"/>
      <w:lvlText w:val="●"/>
      <w:lvlJc w:val="left"/>
      <w:pPr>
        <w:ind w:left="6480" w:hanging="360"/>
      </w:pPr>
    </w:lvl>
  </w:abstractNum>
  <w:num w:numId="1" w16cid:durableId="1398746825">
    <w:abstractNumId w:val="1"/>
    <w:lvlOverride w:ilvl="0">
      <w:startOverride w:val="1"/>
    </w:lvlOverride>
  </w:num>
  <w:num w:numId="2" w16cid:durableId="958295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1AA"/>
    <w:rsid w:val="00037573"/>
    <w:rsid w:val="00123694"/>
    <w:rsid w:val="002D14E5"/>
    <w:rsid w:val="002F02F6"/>
    <w:rsid w:val="00486B41"/>
    <w:rsid w:val="004B1877"/>
    <w:rsid w:val="005A0492"/>
    <w:rsid w:val="007F5C87"/>
    <w:rsid w:val="008340CF"/>
    <w:rsid w:val="0089005C"/>
    <w:rsid w:val="00915D6E"/>
    <w:rsid w:val="00996430"/>
    <w:rsid w:val="00AA5F4E"/>
    <w:rsid w:val="00C071AA"/>
    <w:rsid w:val="00C60D7D"/>
    <w:rsid w:val="00CF6ABC"/>
    <w:rsid w:val="00D2061D"/>
    <w:rsid w:val="00F23484"/>
    <w:rsid w:val="00F23B44"/>
    <w:rsid w:val="00F651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5562"/>
  <w15:docId w15:val="{7082089E-CE42-49DC-8A36-07D831E1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80"/>
      <w:outlineLvl w:val="0"/>
    </w:pPr>
    <w:rPr>
      <w:b/>
      <w:bCs/>
      <w:sz w:val="24"/>
      <w:szCs w:val="24"/>
    </w:rPr>
  </w:style>
  <w:style w:type="paragraph" w:styleId="Ttulo2">
    <w:name w:val="heading 2"/>
    <w:uiPriority w:val="9"/>
    <w:unhideWhenUsed/>
    <w:qFormat/>
    <w:pPr>
      <w:spacing w:before="200" w:after="80"/>
      <w:outlineLvl w:val="1"/>
    </w:pPr>
    <w:rPr>
      <w:b/>
      <w:bCs/>
      <w:color w:val="1F3864"/>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2061D"/>
    <w:pPr>
      <w:tabs>
        <w:tab w:val="center" w:pos="4252"/>
        <w:tab w:val="right" w:pos="8504"/>
      </w:tabs>
    </w:pPr>
  </w:style>
  <w:style w:type="character" w:customStyle="1" w:styleId="CabealhoChar">
    <w:name w:val="Cabeçalho Char"/>
    <w:basedOn w:val="Fontepargpadro"/>
    <w:link w:val="Cabealho"/>
    <w:uiPriority w:val="99"/>
    <w:rsid w:val="00D2061D"/>
  </w:style>
  <w:style w:type="paragraph" w:styleId="Rodap">
    <w:name w:val="footer"/>
    <w:basedOn w:val="Normal"/>
    <w:link w:val="RodapChar"/>
    <w:uiPriority w:val="99"/>
    <w:unhideWhenUsed/>
    <w:rsid w:val="00D2061D"/>
    <w:pPr>
      <w:tabs>
        <w:tab w:val="center" w:pos="4252"/>
        <w:tab w:val="right" w:pos="8504"/>
      </w:tabs>
    </w:pPr>
  </w:style>
  <w:style w:type="character" w:customStyle="1" w:styleId="RodapChar">
    <w:name w:val="Rodapé Char"/>
    <w:basedOn w:val="Fontepargpadro"/>
    <w:link w:val="Rodap"/>
    <w:uiPriority w:val="99"/>
    <w:rsid w:val="00D20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2090</Words>
  <Characters>11288</Characters>
  <Application>Microsoft Office Word</Application>
  <DocSecurity>0</DocSecurity>
  <Lines>94</Lines>
  <Paragraphs>26</Paragraphs>
  <ScaleCrop>false</ScaleCrop>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 V</cp:lastModifiedBy>
  <cp:revision>7</cp:revision>
  <dcterms:created xsi:type="dcterms:W3CDTF">2026-06-25T19:13:00Z</dcterms:created>
  <dcterms:modified xsi:type="dcterms:W3CDTF">2026-06-25T19:25:00Z</dcterms:modified>
</cp:coreProperties>
</file>